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E718B" w14:textId="20B1C37F" w:rsidR="003F6643" w:rsidRDefault="003F6643" w:rsidP="00E728BD">
      <w:pPr>
        <w:pStyle w:val="Heading1"/>
        <w:jc w:val="center"/>
      </w:pPr>
      <w:r>
        <w:t>Amrit Singh (814994)</w:t>
      </w:r>
      <w:r w:rsidR="00CC5DE3">
        <w:t>, Jashan</w:t>
      </w:r>
      <w:r w:rsidR="00C118B3">
        <w:t>deep Kaur (815683)</w:t>
      </w:r>
    </w:p>
    <w:tbl>
      <w:tblPr>
        <w:tblStyle w:val="PlainTable1"/>
        <w:tblpPr w:leftFromText="180" w:rightFromText="180" w:vertAnchor="page" w:horzAnchor="margin" w:tblpY="2896"/>
        <w:tblW w:w="0" w:type="auto"/>
        <w:tblLook w:val="04A0" w:firstRow="1" w:lastRow="0" w:firstColumn="1" w:lastColumn="0" w:noHBand="0" w:noVBand="1"/>
      </w:tblPr>
      <w:tblGrid>
        <w:gridCol w:w="1133"/>
        <w:gridCol w:w="690"/>
        <w:gridCol w:w="690"/>
        <w:gridCol w:w="695"/>
        <w:gridCol w:w="695"/>
        <w:gridCol w:w="662"/>
        <w:gridCol w:w="688"/>
        <w:gridCol w:w="689"/>
        <w:gridCol w:w="687"/>
        <w:gridCol w:w="689"/>
        <w:gridCol w:w="688"/>
        <w:gridCol w:w="677"/>
        <w:gridCol w:w="667"/>
      </w:tblGrid>
      <w:tr w:rsidR="003F6643" w14:paraId="168315A0" w14:textId="77777777" w:rsidTr="003F6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60F39D5F" w14:textId="77777777" w:rsidR="003F6643" w:rsidRDefault="003F6643" w:rsidP="003F6643">
            <w:pPr>
              <w:jc w:val="center"/>
            </w:pPr>
            <w:r>
              <w:t xml:space="preserve">Decimal </w:t>
            </w:r>
          </w:p>
        </w:tc>
        <w:tc>
          <w:tcPr>
            <w:tcW w:w="690" w:type="dxa"/>
          </w:tcPr>
          <w:p w14:paraId="7CE93F0B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690" w:type="dxa"/>
          </w:tcPr>
          <w:p w14:paraId="1B247AAA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695" w:type="dxa"/>
          </w:tcPr>
          <w:p w14:paraId="6182945D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695" w:type="dxa"/>
          </w:tcPr>
          <w:p w14:paraId="69828DFF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662" w:type="dxa"/>
          </w:tcPr>
          <w:p w14:paraId="508E6426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01A4F0F5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689" w:type="dxa"/>
          </w:tcPr>
          <w:p w14:paraId="2FBC90BE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687" w:type="dxa"/>
          </w:tcPr>
          <w:p w14:paraId="7009832B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689" w:type="dxa"/>
          </w:tcPr>
          <w:p w14:paraId="37F9EC2A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688" w:type="dxa"/>
          </w:tcPr>
          <w:p w14:paraId="09E5D9E8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677" w:type="dxa"/>
          </w:tcPr>
          <w:p w14:paraId="51E55A2B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  <w:tc>
          <w:tcPr>
            <w:tcW w:w="667" w:type="dxa"/>
          </w:tcPr>
          <w:p w14:paraId="66C108FF" w14:textId="77777777" w:rsidR="003F6643" w:rsidRDefault="003F6643" w:rsidP="003F66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</w:p>
        </w:tc>
      </w:tr>
      <w:tr w:rsidR="003F6643" w14:paraId="584353E0" w14:textId="77777777" w:rsidTr="003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3DE15FAF" w14:textId="77777777" w:rsidR="003F6643" w:rsidRDefault="003F6643" w:rsidP="003F6643">
            <w:pPr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0A209E22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0" w:type="dxa"/>
          </w:tcPr>
          <w:p w14:paraId="205F44DD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01E182D8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4365408E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2" w:type="dxa"/>
          </w:tcPr>
          <w:p w14:paraId="1E6A6840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732E0F80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4915A0CE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7" w:type="dxa"/>
          </w:tcPr>
          <w:p w14:paraId="5DC6C9B0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2E345063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8" w:type="dxa"/>
          </w:tcPr>
          <w:p w14:paraId="27FCAB93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77" w:type="dxa"/>
          </w:tcPr>
          <w:p w14:paraId="234EF66E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7" w:type="dxa"/>
          </w:tcPr>
          <w:p w14:paraId="27508D24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  <w:tr w:rsidR="003F6643" w14:paraId="7B800D15" w14:textId="77777777" w:rsidTr="003F6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29F5A240" w14:textId="77777777" w:rsidR="003F6643" w:rsidRDefault="003F6643" w:rsidP="003F6643">
            <w:pPr>
              <w:jc w:val="center"/>
            </w:pPr>
            <w:r>
              <w:t>1</w:t>
            </w:r>
          </w:p>
        </w:tc>
        <w:tc>
          <w:tcPr>
            <w:tcW w:w="690" w:type="dxa"/>
          </w:tcPr>
          <w:p w14:paraId="4F5E3DFA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0" w:type="dxa"/>
          </w:tcPr>
          <w:p w14:paraId="6D7C79A8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5B541A11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4478D7B7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2" w:type="dxa"/>
          </w:tcPr>
          <w:p w14:paraId="6AF863A4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56137473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9" w:type="dxa"/>
          </w:tcPr>
          <w:p w14:paraId="436752F1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7" w:type="dxa"/>
          </w:tcPr>
          <w:p w14:paraId="6DE5C85B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23443EFA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8" w:type="dxa"/>
          </w:tcPr>
          <w:p w14:paraId="0C30B04D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77" w:type="dxa"/>
          </w:tcPr>
          <w:p w14:paraId="42E82548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7" w:type="dxa"/>
          </w:tcPr>
          <w:p w14:paraId="5EEB148B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F6643" w14:paraId="6FD33FE0" w14:textId="77777777" w:rsidTr="003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7A82D0BE" w14:textId="77777777" w:rsidR="003F6643" w:rsidRDefault="003F6643" w:rsidP="003F6643">
            <w:pPr>
              <w:jc w:val="center"/>
            </w:pPr>
            <w:r>
              <w:t>2</w:t>
            </w:r>
          </w:p>
        </w:tc>
        <w:tc>
          <w:tcPr>
            <w:tcW w:w="690" w:type="dxa"/>
          </w:tcPr>
          <w:p w14:paraId="078EFB71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0" w:type="dxa"/>
          </w:tcPr>
          <w:p w14:paraId="1350DF9E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209F6167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5" w:type="dxa"/>
          </w:tcPr>
          <w:p w14:paraId="1D687E51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2" w:type="dxa"/>
          </w:tcPr>
          <w:p w14:paraId="4CC2B15B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641AD848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74E83565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7" w:type="dxa"/>
          </w:tcPr>
          <w:p w14:paraId="0B554B78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9" w:type="dxa"/>
          </w:tcPr>
          <w:p w14:paraId="623D0419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8" w:type="dxa"/>
          </w:tcPr>
          <w:p w14:paraId="59D31430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77" w:type="dxa"/>
          </w:tcPr>
          <w:p w14:paraId="11BA5EDD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7" w:type="dxa"/>
          </w:tcPr>
          <w:p w14:paraId="35D60D91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F6643" w14:paraId="0D7B9636" w14:textId="77777777" w:rsidTr="003F6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16466A2A" w14:textId="77777777" w:rsidR="003F6643" w:rsidRDefault="003F6643" w:rsidP="003F6643">
            <w:pPr>
              <w:jc w:val="center"/>
            </w:pPr>
            <w:r>
              <w:t>3</w:t>
            </w:r>
          </w:p>
        </w:tc>
        <w:tc>
          <w:tcPr>
            <w:tcW w:w="690" w:type="dxa"/>
          </w:tcPr>
          <w:p w14:paraId="2663956A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0" w:type="dxa"/>
          </w:tcPr>
          <w:p w14:paraId="5567DA46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0C2D964F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5" w:type="dxa"/>
          </w:tcPr>
          <w:p w14:paraId="4BEC173C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2" w:type="dxa"/>
          </w:tcPr>
          <w:p w14:paraId="3B443E07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440C553B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282E853D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7" w:type="dxa"/>
          </w:tcPr>
          <w:p w14:paraId="1BBA2F9B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50C11ADC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8" w:type="dxa"/>
          </w:tcPr>
          <w:p w14:paraId="1B3043B0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77" w:type="dxa"/>
          </w:tcPr>
          <w:p w14:paraId="25A181A5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7" w:type="dxa"/>
          </w:tcPr>
          <w:p w14:paraId="3FF74E17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F6643" w14:paraId="40FC421D" w14:textId="77777777" w:rsidTr="003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593E3E87" w14:textId="77777777" w:rsidR="003F6643" w:rsidRDefault="003F6643" w:rsidP="003F6643">
            <w:pPr>
              <w:jc w:val="center"/>
            </w:pPr>
            <w:r>
              <w:t>4</w:t>
            </w:r>
          </w:p>
        </w:tc>
        <w:tc>
          <w:tcPr>
            <w:tcW w:w="690" w:type="dxa"/>
          </w:tcPr>
          <w:p w14:paraId="43F1A1A0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0" w:type="dxa"/>
          </w:tcPr>
          <w:p w14:paraId="27D25623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5" w:type="dxa"/>
          </w:tcPr>
          <w:p w14:paraId="4B3F3C7A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54000443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2" w:type="dxa"/>
          </w:tcPr>
          <w:p w14:paraId="1FB0666B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4D55D5CF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9" w:type="dxa"/>
          </w:tcPr>
          <w:p w14:paraId="70F85637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7" w:type="dxa"/>
          </w:tcPr>
          <w:p w14:paraId="02106B07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4AE6A683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8" w:type="dxa"/>
          </w:tcPr>
          <w:p w14:paraId="0D8EC790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77" w:type="dxa"/>
          </w:tcPr>
          <w:p w14:paraId="398A8CDF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7" w:type="dxa"/>
          </w:tcPr>
          <w:p w14:paraId="134B0B46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F6643" w14:paraId="45510F04" w14:textId="77777777" w:rsidTr="003F6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28812987" w14:textId="77777777" w:rsidR="003F6643" w:rsidRDefault="003F6643" w:rsidP="003F6643">
            <w:pPr>
              <w:jc w:val="center"/>
            </w:pPr>
            <w:r>
              <w:t>5</w:t>
            </w:r>
          </w:p>
        </w:tc>
        <w:tc>
          <w:tcPr>
            <w:tcW w:w="690" w:type="dxa"/>
          </w:tcPr>
          <w:p w14:paraId="7E22F575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0" w:type="dxa"/>
          </w:tcPr>
          <w:p w14:paraId="1E2F8C68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5" w:type="dxa"/>
          </w:tcPr>
          <w:p w14:paraId="212A31D9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6AC710EB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2" w:type="dxa"/>
          </w:tcPr>
          <w:p w14:paraId="71E10553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60962807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7B8A7D84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7" w:type="dxa"/>
          </w:tcPr>
          <w:p w14:paraId="0AFE1D27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51B11FBB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8" w:type="dxa"/>
          </w:tcPr>
          <w:p w14:paraId="131B3C7A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77" w:type="dxa"/>
          </w:tcPr>
          <w:p w14:paraId="16EBCB3F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7" w:type="dxa"/>
          </w:tcPr>
          <w:p w14:paraId="6EE0E8D4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3F6643" w14:paraId="69C0729A" w14:textId="77777777" w:rsidTr="003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51B9EBFC" w14:textId="77777777" w:rsidR="003F6643" w:rsidRDefault="003F6643" w:rsidP="003F6643">
            <w:pPr>
              <w:jc w:val="center"/>
            </w:pPr>
            <w:r>
              <w:t>6</w:t>
            </w:r>
          </w:p>
        </w:tc>
        <w:tc>
          <w:tcPr>
            <w:tcW w:w="690" w:type="dxa"/>
          </w:tcPr>
          <w:p w14:paraId="649F1316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0" w:type="dxa"/>
          </w:tcPr>
          <w:p w14:paraId="45AC2C73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5" w:type="dxa"/>
          </w:tcPr>
          <w:p w14:paraId="79322279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5" w:type="dxa"/>
          </w:tcPr>
          <w:p w14:paraId="13616EFA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2" w:type="dxa"/>
          </w:tcPr>
          <w:p w14:paraId="1BEB1968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253A612E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4BAEF69B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7" w:type="dxa"/>
          </w:tcPr>
          <w:p w14:paraId="12376A6F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72FADACB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8" w:type="dxa"/>
          </w:tcPr>
          <w:p w14:paraId="1CA89FF9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77" w:type="dxa"/>
          </w:tcPr>
          <w:p w14:paraId="0C0DE19C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7" w:type="dxa"/>
          </w:tcPr>
          <w:p w14:paraId="0B94E276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F6643" w14:paraId="5D361561" w14:textId="77777777" w:rsidTr="003F6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16F95E75" w14:textId="77777777" w:rsidR="003F6643" w:rsidRDefault="003F6643" w:rsidP="003F6643">
            <w:pPr>
              <w:jc w:val="center"/>
            </w:pPr>
            <w:r>
              <w:t>7</w:t>
            </w:r>
          </w:p>
        </w:tc>
        <w:tc>
          <w:tcPr>
            <w:tcW w:w="690" w:type="dxa"/>
          </w:tcPr>
          <w:p w14:paraId="77A9602E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0" w:type="dxa"/>
          </w:tcPr>
          <w:p w14:paraId="37DBAEF6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5" w:type="dxa"/>
          </w:tcPr>
          <w:p w14:paraId="01D3DCBA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5" w:type="dxa"/>
          </w:tcPr>
          <w:p w14:paraId="37C77861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2" w:type="dxa"/>
          </w:tcPr>
          <w:p w14:paraId="7A61EC8A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19BC7008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6D22AD28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7" w:type="dxa"/>
          </w:tcPr>
          <w:p w14:paraId="6659D7F5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1FBEB8BC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88" w:type="dxa"/>
          </w:tcPr>
          <w:p w14:paraId="72C1B8E5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77" w:type="dxa"/>
          </w:tcPr>
          <w:p w14:paraId="0CDF16AA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7" w:type="dxa"/>
          </w:tcPr>
          <w:p w14:paraId="657539C5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3F6643" w14:paraId="0B31403A" w14:textId="77777777" w:rsidTr="003F6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7EDF09C5" w14:textId="77777777" w:rsidR="003F6643" w:rsidRDefault="003F6643" w:rsidP="003F6643">
            <w:pPr>
              <w:jc w:val="center"/>
            </w:pPr>
            <w:r>
              <w:t>8</w:t>
            </w:r>
          </w:p>
        </w:tc>
        <w:tc>
          <w:tcPr>
            <w:tcW w:w="690" w:type="dxa"/>
          </w:tcPr>
          <w:p w14:paraId="4D86BB1C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0" w:type="dxa"/>
          </w:tcPr>
          <w:p w14:paraId="44C4F46B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52E17F24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2FD772DA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62" w:type="dxa"/>
          </w:tcPr>
          <w:p w14:paraId="775DE8D0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68B968AC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2BF18B17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7" w:type="dxa"/>
          </w:tcPr>
          <w:p w14:paraId="6C71CDD1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64F1AA4F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8" w:type="dxa"/>
          </w:tcPr>
          <w:p w14:paraId="261F7B62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77" w:type="dxa"/>
          </w:tcPr>
          <w:p w14:paraId="20CD1A8C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7" w:type="dxa"/>
          </w:tcPr>
          <w:p w14:paraId="77802C52" w14:textId="77777777" w:rsidR="003F6643" w:rsidRDefault="003F6643" w:rsidP="003F664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F6643" w14:paraId="52B3982C" w14:textId="77777777" w:rsidTr="003F66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3" w:type="dxa"/>
          </w:tcPr>
          <w:p w14:paraId="7B799D0D" w14:textId="77777777" w:rsidR="003F6643" w:rsidRDefault="003F6643" w:rsidP="003F6643">
            <w:pPr>
              <w:jc w:val="center"/>
            </w:pPr>
            <w:r>
              <w:t>9</w:t>
            </w:r>
          </w:p>
        </w:tc>
        <w:tc>
          <w:tcPr>
            <w:tcW w:w="690" w:type="dxa"/>
          </w:tcPr>
          <w:p w14:paraId="038AED78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90" w:type="dxa"/>
          </w:tcPr>
          <w:p w14:paraId="03C4BDE2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2DB53DCD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95" w:type="dxa"/>
          </w:tcPr>
          <w:p w14:paraId="1D10ABE1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2" w:type="dxa"/>
          </w:tcPr>
          <w:p w14:paraId="239E9861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88" w:type="dxa"/>
          </w:tcPr>
          <w:p w14:paraId="16487936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755EDA64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7" w:type="dxa"/>
          </w:tcPr>
          <w:p w14:paraId="52ED1CFF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9" w:type="dxa"/>
          </w:tcPr>
          <w:p w14:paraId="6D7E476A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88" w:type="dxa"/>
          </w:tcPr>
          <w:p w14:paraId="2086931D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677" w:type="dxa"/>
          </w:tcPr>
          <w:p w14:paraId="65C67EB3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67" w:type="dxa"/>
          </w:tcPr>
          <w:p w14:paraId="0AF77797" w14:textId="77777777" w:rsidR="003F6643" w:rsidRDefault="003F6643" w:rsidP="003F66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8322ADC" w14:textId="77777777" w:rsidR="003F6643" w:rsidRDefault="003F6643" w:rsidP="003F6643"/>
    <w:p w14:paraId="17EFE5E5" w14:textId="6174C41B" w:rsidR="00C55637" w:rsidRDefault="00C55637" w:rsidP="00C55637">
      <w:pPr>
        <w:pStyle w:val="Heading1"/>
      </w:pPr>
      <w:r>
        <w:t>K-Map for ‘a’: -</w:t>
      </w:r>
    </w:p>
    <w:tbl>
      <w:tblPr>
        <w:tblStyle w:val="TableGrid"/>
        <w:tblW w:w="3085" w:type="dxa"/>
        <w:jc w:val="center"/>
        <w:tblLook w:val="04A0" w:firstRow="1" w:lastRow="0" w:firstColumn="1" w:lastColumn="0" w:noHBand="0" w:noVBand="1"/>
      </w:tblPr>
      <w:tblGrid>
        <w:gridCol w:w="977"/>
        <w:gridCol w:w="527"/>
        <w:gridCol w:w="527"/>
        <w:gridCol w:w="527"/>
        <w:gridCol w:w="527"/>
      </w:tblGrid>
      <w:tr w:rsidR="00C55637" w14:paraId="47AC93DB" w14:textId="77777777" w:rsidTr="00C55637">
        <w:trPr>
          <w:trHeight w:val="439"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DAA3F5" w14:textId="00F78068" w:rsidR="00C55637" w:rsidRDefault="00C55637" w:rsidP="00C55637">
            <w:pPr>
              <w:jc w:val="center"/>
            </w:pPr>
            <w:r>
              <w:t>AB/CD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DC9D4" w14:textId="2293BFD3" w:rsidR="00C55637" w:rsidRDefault="00C55637" w:rsidP="00C55637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94A8A7" w14:textId="4CB86DED" w:rsidR="00C55637" w:rsidRDefault="00C55637" w:rsidP="00C55637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16D1F4" w14:textId="63A76202" w:rsidR="00C55637" w:rsidRDefault="00C55637" w:rsidP="00C55637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815BD3" w14:textId="56865BFB" w:rsidR="00C55637" w:rsidRDefault="00C55637" w:rsidP="00C55637">
            <w:pPr>
              <w:jc w:val="center"/>
            </w:pPr>
            <w:r>
              <w:t>10</w:t>
            </w:r>
          </w:p>
        </w:tc>
      </w:tr>
      <w:tr w:rsidR="00C55637" w14:paraId="0B108C0D" w14:textId="77777777" w:rsidTr="00C55637">
        <w:trPr>
          <w:trHeight w:val="439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2D4A38B" w14:textId="7EA57243" w:rsidR="00C55637" w:rsidRDefault="00C55637" w:rsidP="00C55637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26AEB3" w14:textId="603D6B79" w:rsidR="00C55637" w:rsidRDefault="003F6643" w:rsidP="00C55637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D090961" w14:textId="4AED4A69" w:rsidR="00C55637" w:rsidRDefault="00C55637" w:rsidP="00C55637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EB9ADEC" w14:textId="2F50EE6E" w:rsidR="00C55637" w:rsidRDefault="003F6643" w:rsidP="00C55637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4520ED9" w14:textId="4ED7B3E6" w:rsidR="00C55637" w:rsidRDefault="003F6643" w:rsidP="00C55637">
            <w:pPr>
              <w:jc w:val="center"/>
            </w:pPr>
            <w:r>
              <w:t>1</w:t>
            </w:r>
          </w:p>
        </w:tc>
      </w:tr>
      <w:tr w:rsidR="00C55637" w14:paraId="6D738A49" w14:textId="77777777" w:rsidTr="00C5563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0985A4" w14:textId="02CD3612" w:rsidR="00C55637" w:rsidRDefault="00C55637" w:rsidP="00C55637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4D993E2" w14:textId="0C4C7C08" w:rsidR="00C55637" w:rsidRDefault="00C55637" w:rsidP="00C55637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A0B11AD" w14:textId="441D5266" w:rsidR="00C55637" w:rsidRDefault="003F6643" w:rsidP="00C55637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5B20C1E" w14:textId="33EEF6B6" w:rsidR="00C55637" w:rsidRDefault="003F6643" w:rsidP="00C55637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A878E86" w14:textId="717B6DEB" w:rsidR="00C55637" w:rsidRDefault="003F6643" w:rsidP="00C55637">
            <w:pPr>
              <w:jc w:val="center"/>
            </w:pPr>
            <w:r>
              <w:t>1</w:t>
            </w:r>
          </w:p>
        </w:tc>
      </w:tr>
      <w:tr w:rsidR="00C55637" w14:paraId="2813C022" w14:textId="77777777" w:rsidTr="00C55637">
        <w:trPr>
          <w:trHeight w:val="45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409B0D" w14:textId="392563D7" w:rsidR="00C55637" w:rsidRDefault="00C55637" w:rsidP="00C55637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048D0A09" w14:textId="6D3F093C" w:rsidR="00C55637" w:rsidRDefault="00C55637" w:rsidP="00C55637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1C6A3F5" w14:textId="265223D5" w:rsidR="00C55637" w:rsidRDefault="00C55637" w:rsidP="00C55637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2C8CB9AF" w14:textId="38355E8C" w:rsidR="00C55637" w:rsidRDefault="00C55637" w:rsidP="00C55637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2DBC3396" w14:textId="7278F53A" w:rsidR="00C55637" w:rsidRDefault="00C55637" w:rsidP="00C55637">
            <w:pPr>
              <w:jc w:val="center"/>
            </w:pPr>
            <w:r>
              <w:t>X</w:t>
            </w:r>
          </w:p>
        </w:tc>
      </w:tr>
      <w:tr w:rsidR="00C55637" w14:paraId="0C958FA9" w14:textId="77777777" w:rsidTr="00C5563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C1521F" w14:textId="001502C3" w:rsidR="00C55637" w:rsidRDefault="00C55637" w:rsidP="00C55637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8BEAC80" w14:textId="2734CD5A" w:rsidR="00C55637" w:rsidRDefault="003F6643" w:rsidP="00C55637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5EC5D4D" w14:textId="2FB6CEA3" w:rsidR="00C55637" w:rsidRDefault="003F6643" w:rsidP="00C55637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7C432A8" w14:textId="205E6460" w:rsidR="00C55637" w:rsidRDefault="003F6643" w:rsidP="00C55637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7CD82F25" w14:textId="5D79AFE9" w:rsidR="00C55637" w:rsidRDefault="003F6643" w:rsidP="00C55637">
            <w:pPr>
              <w:jc w:val="center"/>
            </w:pPr>
            <w:r>
              <w:t>X</w:t>
            </w:r>
          </w:p>
        </w:tc>
      </w:tr>
    </w:tbl>
    <w:p w14:paraId="7117974B" w14:textId="5D908600" w:rsidR="13EF68AF" w:rsidRDefault="13EF68AF" w:rsidP="046CB7F7">
      <w:pPr>
        <w:jc w:val="center"/>
      </w:pPr>
    </w:p>
    <w:p w14:paraId="45C9B057" w14:textId="0B31BAF4" w:rsidR="003F6643" w:rsidRPr="007035E8" w:rsidRDefault="007035E8" w:rsidP="00C55637">
      <w:pPr>
        <w:jc w:val="center"/>
        <w:rPr>
          <w:b/>
          <w:bCs/>
          <w:lang w:val="pt-BR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pt-BR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pt-BR"/>
                </w:rPr>
                <m:t>D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pt-BR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/>
              <w:lang w:val="pt-BR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pt-BR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pt-BR"/>
                </w:rPr>
                <m:t>C</m:t>
              </m:r>
            </m:e>
          </m:acc>
          <m:r>
            <m:rPr>
              <m:sty m:val="bi"/>
            </m:rPr>
            <w:rPr>
              <w:rFonts w:ascii="Cambria Math" w:hAnsi="Cambria Math"/>
              <w:lang w:val="pt-BR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pt-BR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  <w:lang w:val="pt-BR"/>
            </w:rPr>
            <m:t>BD</m:t>
          </m:r>
          <m:r>
            <m:rPr>
              <m:sty m:val="bi"/>
            </m:rPr>
            <w:rPr>
              <w:rFonts w:ascii="Cambria Math" w:eastAsiaTheme="minorEastAsia" w:hAnsi="Cambria Math"/>
              <w:lang w:val="pt-BR"/>
            </w:rPr>
            <m:t>+</m:t>
          </m:r>
          <m:acc>
            <m:accPr>
              <m:chr m:val="̅"/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lang w:val="pt-BR"/>
                </w:rPr>
                <m:t>A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lang w:val="pt-BR"/>
            </w:rPr>
            <m:t>C</m:t>
          </m:r>
        </m:oMath>
      </m:oMathPara>
    </w:p>
    <w:p w14:paraId="6029C41E" w14:textId="252B69D9" w:rsidR="003F6643" w:rsidRDefault="003F6643" w:rsidP="003F6643">
      <w:pPr>
        <w:pStyle w:val="Heading1"/>
      </w:pPr>
      <w:r>
        <w:t>K-map for ‘b’: -</w:t>
      </w:r>
    </w:p>
    <w:tbl>
      <w:tblPr>
        <w:tblStyle w:val="TableGrid"/>
        <w:tblW w:w="3085" w:type="dxa"/>
        <w:jc w:val="center"/>
        <w:tblLook w:val="04A0" w:firstRow="1" w:lastRow="0" w:firstColumn="1" w:lastColumn="0" w:noHBand="0" w:noVBand="1"/>
      </w:tblPr>
      <w:tblGrid>
        <w:gridCol w:w="977"/>
        <w:gridCol w:w="527"/>
        <w:gridCol w:w="527"/>
        <w:gridCol w:w="527"/>
        <w:gridCol w:w="527"/>
      </w:tblGrid>
      <w:tr w:rsidR="003F6643" w14:paraId="61B70197" w14:textId="77777777">
        <w:trPr>
          <w:trHeight w:val="439"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6B3951A" w14:textId="77777777" w:rsidR="003F6643" w:rsidRDefault="003F6643">
            <w:pPr>
              <w:jc w:val="center"/>
            </w:pPr>
            <w:r>
              <w:t>AB/CD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6BD052" w14:textId="77777777" w:rsidR="003F6643" w:rsidRDefault="003F6643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23DDBD" w14:textId="77777777" w:rsidR="003F6643" w:rsidRDefault="003F6643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FE708E" w14:textId="77777777" w:rsidR="003F6643" w:rsidRDefault="003F6643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30C9B5" w14:textId="77777777" w:rsidR="003F6643" w:rsidRDefault="003F6643">
            <w:pPr>
              <w:jc w:val="center"/>
            </w:pPr>
            <w:r>
              <w:t>10</w:t>
            </w:r>
          </w:p>
        </w:tc>
      </w:tr>
      <w:tr w:rsidR="003F6643" w14:paraId="05C36B6C" w14:textId="77777777">
        <w:trPr>
          <w:trHeight w:val="439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4C4D9B8" w14:textId="77777777" w:rsidR="003F6643" w:rsidRDefault="003F6643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E135D8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0DB7CAE" w14:textId="076A8DFA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F4AF78D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A07BBFC" w14:textId="77777777" w:rsidR="003F6643" w:rsidRDefault="003F6643">
            <w:pPr>
              <w:jc w:val="center"/>
            </w:pPr>
            <w:r>
              <w:t>1</w:t>
            </w:r>
          </w:p>
        </w:tc>
      </w:tr>
      <w:tr w:rsidR="003F6643" w14:paraId="65C0E9F3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FCBC8B" w14:textId="77777777" w:rsidR="003F6643" w:rsidRDefault="003F6643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ED9DDB6" w14:textId="1DD56FA9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71B7850" w14:textId="17B89F78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23E3962A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D04A1D2" w14:textId="14F49E53" w:rsidR="003F6643" w:rsidRDefault="003F6643">
            <w:pPr>
              <w:jc w:val="center"/>
            </w:pPr>
            <w:r>
              <w:t>0</w:t>
            </w:r>
          </w:p>
        </w:tc>
      </w:tr>
      <w:tr w:rsidR="003F6643" w14:paraId="01C87691" w14:textId="77777777">
        <w:trPr>
          <w:trHeight w:val="45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DC0870" w14:textId="77777777" w:rsidR="003F6643" w:rsidRDefault="003F6643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83C7F82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43F4A1BA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1AED2E05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180B3A4E" w14:textId="77777777" w:rsidR="003F6643" w:rsidRDefault="003F6643">
            <w:pPr>
              <w:jc w:val="center"/>
            </w:pPr>
            <w:r>
              <w:t>X</w:t>
            </w:r>
          </w:p>
        </w:tc>
      </w:tr>
      <w:tr w:rsidR="003F6643" w14:paraId="0A77F971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2793CF2" w14:textId="77777777" w:rsidR="003F6643" w:rsidRDefault="003F6643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0023C019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68D41B0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41DE182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296107E1" w14:textId="77777777" w:rsidR="003F6643" w:rsidRDefault="003F6643">
            <w:pPr>
              <w:jc w:val="center"/>
            </w:pPr>
            <w:r>
              <w:t>X</w:t>
            </w:r>
          </w:p>
        </w:tc>
      </w:tr>
    </w:tbl>
    <w:p w14:paraId="05465082" w14:textId="752A2994" w:rsidR="003F6643" w:rsidRDefault="003F6643" w:rsidP="00E728BD">
      <w:pPr>
        <w:jc w:val="center"/>
      </w:pPr>
    </w:p>
    <w:p w14:paraId="08A62863" w14:textId="7599B1D4" w:rsidR="00E728BD" w:rsidRPr="007035E8" w:rsidRDefault="007035E8" w:rsidP="00E728BD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b=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+A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+CD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</m:oMath>
      </m:oMathPara>
    </w:p>
    <w:p w14:paraId="4381A6B6" w14:textId="41F0F654" w:rsidR="003F6643" w:rsidRDefault="003F6643" w:rsidP="003F6643">
      <w:pPr>
        <w:pStyle w:val="Heading1"/>
      </w:pPr>
      <w:r>
        <w:t>K-map for ‘c’: -</w:t>
      </w:r>
    </w:p>
    <w:tbl>
      <w:tblPr>
        <w:tblStyle w:val="TableGrid"/>
        <w:tblW w:w="3085" w:type="dxa"/>
        <w:jc w:val="center"/>
        <w:tblLook w:val="04A0" w:firstRow="1" w:lastRow="0" w:firstColumn="1" w:lastColumn="0" w:noHBand="0" w:noVBand="1"/>
      </w:tblPr>
      <w:tblGrid>
        <w:gridCol w:w="977"/>
        <w:gridCol w:w="527"/>
        <w:gridCol w:w="527"/>
        <w:gridCol w:w="527"/>
        <w:gridCol w:w="527"/>
      </w:tblGrid>
      <w:tr w:rsidR="003F6643" w14:paraId="7806C910" w14:textId="77777777">
        <w:trPr>
          <w:trHeight w:val="439"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FB5E0C5" w14:textId="77777777" w:rsidR="003F6643" w:rsidRDefault="003F6643">
            <w:pPr>
              <w:jc w:val="center"/>
            </w:pPr>
            <w:r>
              <w:t>AB/CD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7CD297" w14:textId="77777777" w:rsidR="003F6643" w:rsidRDefault="003F6643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2A7A959" w14:textId="77777777" w:rsidR="003F6643" w:rsidRDefault="003F6643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18818A" w14:textId="77777777" w:rsidR="003F6643" w:rsidRDefault="003F6643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2E6C8B" w14:textId="77777777" w:rsidR="003F6643" w:rsidRDefault="003F6643">
            <w:pPr>
              <w:jc w:val="center"/>
            </w:pPr>
            <w:r>
              <w:t>10</w:t>
            </w:r>
          </w:p>
        </w:tc>
      </w:tr>
      <w:tr w:rsidR="003F6643" w14:paraId="3B650896" w14:textId="77777777">
        <w:trPr>
          <w:trHeight w:val="439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75C7056" w14:textId="77777777" w:rsidR="003F6643" w:rsidRDefault="003F6643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4E6117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9EFA4FF" w14:textId="05A5B994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9998501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1906450" w14:textId="77777777" w:rsidR="003F6643" w:rsidRDefault="003F6643">
            <w:pPr>
              <w:jc w:val="center"/>
            </w:pPr>
            <w:r>
              <w:t>1</w:t>
            </w:r>
          </w:p>
        </w:tc>
      </w:tr>
      <w:tr w:rsidR="003F6643" w14:paraId="56732210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072CD3" w14:textId="77777777" w:rsidR="003F6643" w:rsidRDefault="003F6643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44F5552" w14:textId="41CD206F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2890D3E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ECDF749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E949DB5" w14:textId="77777777" w:rsidR="003F6643" w:rsidRDefault="003F6643">
            <w:pPr>
              <w:jc w:val="center"/>
            </w:pPr>
            <w:r>
              <w:t>1</w:t>
            </w:r>
          </w:p>
        </w:tc>
      </w:tr>
      <w:tr w:rsidR="003F6643" w14:paraId="2CDC96A1" w14:textId="77777777">
        <w:trPr>
          <w:trHeight w:val="45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EE9CA7" w14:textId="77777777" w:rsidR="003F6643" w:rsidRDefault="003F6643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1FC682A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7B35079E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C723C0C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057677BF" w14:textId="77777777" w:rsidR="003F6643" w:rsidRDefault="003F6643">
            <w:pPr>
              <w:jc w:val="center"/>
            </w:pPr>
            <w:r>
              <w:t>X</w:t>
            </w:r>
          </w:p>
        </w:tc>
      </w:tr>
      <w:tr w:rsidR="003F6643" w14:paraId="3F33AECA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8B79D4" w14:textId="77777777" w:rsidR="003F6643" w:rsidRDefault="003F6643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2CD7D99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505850A4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71A795E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7DAF0A86" w14:textId="77777777" w:rsidR="003F6643" w:rsidRDefault="003F6643">
            <w:pPr>
              <w:jc w:val="center"/>
            </w:pPr>
            <w:r>
              <w:t>X</w:t>
            </w:r>
          </w:p>
        </w:tc>
      </w:tr>
    </w:tbl>
    <w:p w14:paraId="6E65BAA3" w14:textId="77777777" w:rsidR="003F6643" w:rsidRDefault="003F6643" w:rsidP="003F6643">
      <w:pPr>
        <w:jc w:val="center"/>
      </w:pPr>
    </w:p>
    <w:p w14:paraId="7A20B40F" w14:textId="3129896E" w:rsidR="005028DC" w:rsidRPr="007035E8" w:rsidRDefault="007035E8" w:rsidP="003F6643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c=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B</m:t>
          </m:r>
        </m:oMath>
      </m:oMathPara>
    </w:p>
    <w:p w14:paraId="4CF10AAF" w14:textId="4D4E1E6C" w:rsidR="003F6643" w:rsidRDefault="003F6643" w:rsidP="003F6643">
      <w:pPr>
        <w:pStyle w:val="Heading1"/>
      </w:pPr>
      <w:r>
        <w:t>K-map for ‘d’: -</w:t>
      </w:r>
    </w:p>
    <w:tbl>
      <w:tblPr>
        <w:tblStyle w:val="TableGrid"/>
        <w:tblW w:w="3085" w:type="dxa"/>
        <w:jc w:val="center"/>
        <w:tblLook w:val="04A0" w:firstRow="1" w:lastRow="0" w:firstColumn="1" w:lastColumn="0" w:noHBand="0" w:noVBand="1"/>
      </w:tblPr>
      <w:tblGrid>
        <w:gridCol w:w="977"/>
        <w:gridCol w:w="527"/>
        <w:gridCol w:w="527"/>
        <w:gridCol w:w="527"/>
        <w:gridCol w:w="527"/>
      </w:tblGrid>
      <w:tr w:rsidR="003F6643" w14:paraId="3E22101E" w14:textId="77777777">
        <w:trPr>
          <w:trHeight w:val="439"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BD712C" w14:textId="77777777" w:rsidR="003F6643" w:rsidRDefault="003F6643">
            <w:pPr>
              <w:jc w:val="center"/>
            </w:pPr>
            <w:r>
              <w:t>AB/CD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AB869D" w14:textId="77777777" w:rsidR="003F6643" w:rsidRDefault="003F6643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5828DF" w14:textId="77777777" w:rsidR="003F6643" w:rsidRDefault="003F6643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24EC52" w14:textId="77777777" w:rsidR="003F6643" w:rsidRDefault="003F6643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AE28C" w14:textId="77777777" w:rsidR="003F6643" w:rsidRDefault="003F6643">
            <w:pPr>
              <w:jc w:val="center"/>
            </w:pPr>
            <w:r>
              <w:t>10</w:t>
            </w:r>
          </w:p>
        </w:tc>
      </w:tr>
      <w:tr w:rsidR="003F6643" w14:paraId="2CA0CF86" w14:textId="77777777">
        <w:trPr>
          <w:trHeight w:val="439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BD12118" w14:textId="77777777" w:rsidR="003F6643" w:rsidRDefault="003F6643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EF7986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E15E16B" w14:textId="77777777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875BA9D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784CC5D" w14:textId="77777777" w:rsidR="003F6643" w:rsidRDefault="003F6643">
            <w:pPr>
              <w:jc w:val="center"/>
            </w:pPr>
            <w:r>
              <w:t>1</w:t>
            </w:r>
          </w:p>
        </w:tc>
      </w:tr>
      <w:tr w:rsidR="003F6643" w14:paraId="3952074E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4602F3" w14:textId="77777777" w:rsidR="003F6643" w:rsidRDefault="003F6643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08EBF1C2" w14:textId="77777777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5EA64BE8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CBAF878" w14:textId="03C3E535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BDAF0BB" w14:textId="77777777" w:rsidR="003F6643" w:rsidRDefault="003F6643">
            <w:pPr>
              <w:jc w:val="center"/>
            </w:pPr>
            <w:r>
              <w:t>1</w:t>
            </w:r>
          </w:p>
        </w:tc>
      </w:tr>
      <w:tr w:rsidR="003F6643" w14:paraId="175CA135" w14:textId="77777777">
        <w:trPr>
          <w:trHeight w:val="45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EF1F38" w14:textId="77777777" w:rsidR="003F6643" w:rsidRDefault="003F6643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28D5FB0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649CD38E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6F6CC8A6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B5A6EE2" w14:textId="77777777" w:rsidR="003F6643" w:rsidRDefault="003F6643">
            <w:pPr>
              <w:jc w:val="center"/>
            </w:pPr>
            <w:r>
              <w:t>X</w:t>
            </w:r>
          </w:p>
        </w:tc>
      </w:tr>
      <w:tr w:rsidR="003F6643" w14:paraId="6FA13A85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7A11E35" w14:textId="77777777" w:rsidR="003F6643" w:rsidRDefault="003F6643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5B10BAAF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BD6A6D7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4CB42B8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64CB8B05" w14:textId="77777777" w:rsidR="003F6643" w:rsidRDefault="003F6643">
            <w:pPr>
              <w:jc w:val="center"/>
            </w:pPr>
            <w:r>
              <w:t>X</w:t>
            </w:r>
          </w:p>
        </w:tc>
      </w:tr>
    </w:tbl>
    <w:p w14:paraId="413FAC2F" w14:textId="4B5874EB" w:rsidR="003F6643" w:rsidRDefault="003F6643" w:rsidP="003F6643">
      <w:pPr>
        <w:jc w:val="center"/>
      </w:pPr>
    </w:p>
    <w:p w14:paraId="219CCEC2" w14:textId="5A42C56B" w:rsidR="007631B3" w:rsidRPr="007035E8" w:rsidRDefault="007035E8" w:rsidP="003F6643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d=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D+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</w:rPr>
            <m:t>+B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D</m:t>
          </m:r>
        </m:oMath>
      </m:oMathPara>
    </w:p>
    <w:p w14:paraId="73C04301" w14:textId="6CAC9AA7" w:rsidR="003F6643" w:rsidRDefault="003F6643" w:rsidP="003F6643">
      <w:pPr>
        <w:pStyle w:val="Heading1"/>
      </w:pPr>
      <w:r>
        <w:t>K-map for ‘e’: -</w:t>
      </w:r>
    </w:p>
    <w:tbl>
      <w:tblPr>
        <w:tblStyle w:val="TableGrid"/>
        <w:tblW w:w="3085" w:type="dxa"/>
        <w:jc w:val="center"/>
        <w:tblLook w:val="04A0" w:firstRow="1" w:lastRow="0" w:firstColumn="1" w:lastColumn="0" w:noHBand="0" w:noVBand="1"/>
      </w:tblPr>
      <w:tblGrid>
        <w:gridCol w:w="977"/>
        <w:gridCol w:w="527"/>
        <w:gridCol w:w="527"/>
        <w:gridCol w:w="527"/>
        <w:gridCol w:w="527"/>
      </w:tblGrid>
      <w:tr w:rsidR="003F6643" w14:paraId="2C1F379E" w14:textId="77777777">
        <w:trPr>
          <w:trHeight w:val="439"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6B0733" w14:textId="77777777" w:rsidR="003F6643" w:rsidRDefault="003F6643">
            <w:pPr>
              <w:jc w:val="center"/>
            </w:pPr>
            <w:r>
              <w:t>AB/CD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FFFDD4" w14:textId="77777777" w:rsidR="003F6643" w:rsidRDefault="003F6643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B980BD" w14:textId="77777777" w:rsidR="003F6643" w:rsidRDefault="003F6643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8C9A84" w14:textId="77777777" w:rsidR="003F6643" w:rsidRDefault="003F6643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109B36" w14:textId="77777777" w:rsidR="003F6643" w:rsidRDefault="003F6643">
            <w:pPr>
              <w:jc w:val="center"/>
            </w:pPr>
            <w:r>
              <w:t>10</w:t>
            </w:r>
          </w:p>
        </w:tc>
      </w:tr>
      <w:tr w:rsidR="003F6643" w14:paraId="5C77D172" w14:textId="77777777">
        <w:trPr>
          <w:trHeight w:val="439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4A56970" w14:textId="77777777" w:rsidR="003F6643" w:rsidRDefault="003F6643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CABAA4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466EDF6" w14:textId="77777777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BC3BBAC" w14:textId="07F2EBED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F03B65C" w14:textId="77777777" w:rsidR="003F6643" w:rsidRDefault="003F6643">
            <w:pPr>
              <w:jc w:val="center"/>
            </w:pPr>
            <w:r>
              <w:t>1</w:t>
            </w:r>
          </w:p>
        </w:tc>
      </w:tr>
      <w:tr w:rsidR="003F6643" w14:paraId="2928C96E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AADD13" w14:textId="77777777" w:rsidR="003F6643" w:rsidRDefault="003F6643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4F019DC" w14:textId="77777777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A1D05C7" w14:textId="4B37149E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673A2F8" w14:textId="1DF988AF" w:rsidR="003F6643" w:rsidRDefault="002455DC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4D3FF1B7" w14:textId="77777777" w:rsidR="003F6643" w:rsidRDefault="003F6643">
            <w:pPr>
              <w:jc w:val="center"/>
            </w:pPr>
            <w:r>
              <w:t>1</w:t>
            </w:r>
          </w:p>
        </w:tc>
      </w:tr>
      <w:tr w:rsidR="003F6643" w14:paraId="07693705" w14:textId="77777777">
        <w:trPr>
          <w:trHeight w:val="45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CC45389" w14:textId="77777777" w:rsidR="003F6643" w:rsidRDefault="003F6643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32C568B1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5A4E116F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7FFFC5EF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12595046" w14:textId="77777777" w:rsidR="003F6643" w:rsidRDefault="003F6643">
            <w:pPr>
              <w:jc w:val="center"/>
            </w:pPr>
            <w:r>
              <w:t>X</w:t>
            </w:r>
          </w:p>
        </w:tc>
      </w:tr>
      <w:tr w:rsidR="003F6643" w14:paraId="0BABCAAB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A706706" w14:textId="77777777" w:rsidR="003F6643" w:rsidRDefault="003F6643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52D3176" w14:textId="77777777" w:rsidR="003F6643" w:rsidRDefault="003F6643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1CF655D" w14:textId="0B63F599" w:rsidR="003F6643" w:rsidRDefault="003F6643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6C709765" w14:textId="77777777" w:rsidR="003F6643" w:rsidRDefault="003F664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66CEC23" w14:textId="77777777" w:rsidR="003F6643" w:rsidRDefault="003F6643">
            <w:pPr>
              <w:jc w:val="center"/>
            </w:pPr>
            <w:r>
              <w:t>X</w:t>
            </w:r>
          </w:p>
        </w:tc>
      </w:tr>
    </w:tbl>
    <w:p w14:paraId="1ED76390" w14:textId="1AC369A2" w:rsidR="002455DC" w:rsidRDefault="002455DC" w:rsidP="002315CB">
      <w:pPr>
        <w:jc w:val="center"/>
      </w:pPr>
    </w:p>
    <w:p w14:paraId="040058A3" w14:textId="0F9AE000" w:rsidR="002315CB" w:rsidRPr="007035E8" w:rsidRDefault="007035E8" w:rsidP="002315CB">
      <w:pPr>
        <w:jc w:val="center"/>
        <w:rPr>
          <w:b/>
          <w:bCs/>
        </w:rPr>
      </w:pPr>
      <m:oMathPara>
        <m:oMath>
          <m:r>
            <w:ins w:id="0" w:author="Microsoft Word" w:date="2024-10-22T18:56:00Z" w16du:dateUtc="2024-10-23T01:56:00Z">
              <m:rPr>
                <m:sty m:val="bi"/>
              </m:rPr>
              <w:rPr>
                <w:rFonts w:ascii="Cambria Math" w:hAnsi="Cambria Math"/>
              </w:rPr>
              <m:t>e=</m:t>
            </w:ins>
          </m:r>
          <m:acc>
            <m:accPr>
              <m:chr m:val="̅"/>
              <m:ctrlPr>
                <w:ins w:id="1" w:author="Microsoft Word" w:date="2024-10-22T18:56:00Z" w16du:dateUtc="2024-10-23T01:56:00Z">
                  <w:rPr>
                    <w:rFonts w:ascii="Cambria Math" w:hAnsi="Cambria Math"/>
                    <w:b/>
                    <w:bCs/>
                    <w:i/>
                  </w:rPr>
                </w:ins>
              </m:ctrlPr>
            </m:accPr>
            <m:e>
              <m:r>
                <w:ins w:id="2" w:author="Microsoft Word" w:date="2024-10-22T18:56:00Z" w16du:dateUtc="2024-10-23T01:56:00Z">
                  <m:rPr>
                    <m:sty m:val="bi"/>
                  </m:rPr>
                  <w:rPr>
                    <w:rFonts w:ascii="Cambria Math" w:hAnsi="Cambria Math"/>
                  </w:rPr>
                  <m:t>A</m:t>
                </w:ins>
              </m:r>
            </m:e>
          </m:acc>
          <m:acc>
            <m:accPr>
              <m:chr m:val="̅"/>
              <m:ctrlPr>
                <w:ins w:id="3" w:author="Microsoft Word" w:date="2024-10-22T18:56:00Z" w16du:dateUtc="2024-10-23T01:56:00Z">
                  <w:rPr>
                    <w:rFonts w:ascii="Cambria Math" w:hAnsi="Cambria Math"/>
                    <w:b/>
                    <w:bCs/>
                    <w:i/>
                  </w:rPr>
                </w:ins>
              </m:ctrlPr>
            </m:accPr>
            <m:e>
              <m:r>
                <w:ins w:id="4" w:author="Microsoft Word" w:date="2024-10-22T18:56:00Z" w16du:dateUtc="2024-10-23T01:56:00Z">
                  <m:rPr>
                    <m:sty m:val="bi"/>
                  </m:rPr>
                  <w:rPr>
                    <w:rFonts w:ascii="Cambria Math" w:hAnsi="Cambria Math"/>
                  </w:rPr>
                  <m:t>B</m:t>
                </w:ins>
              </m:r>
            </m:e>
          </m:acc>
          <m:r>
            <w:ins w:id="5" w:author="Microsoft Word" w:date="2024-10-22T18:56:00Z" w16du:dateUtc="2024-10-23T01:56:00Z">
              <m:rPr>
                <m:sty m:val="bi"/>
              </m:rPr>
              <w:rPr>
                <w:rFonts w:ascii="Cambria Math" w:hAnsi="Cambria Math"/>
              </w:rPr>
              <m:t>D+</m:t>
            </w:ins>
          </m:r>
          <m:acc>
            <m:accPr>
              <m:chr m:val="̅"/>
              <m:ctrlPr>
                <w:ins w:id="6" w:author="Microsoft Word" w:date="2024-10-22T18:56:00Z" w16du:dateUtc="2024-10-23T01:56:00Z">
                  <w:rPr>
                    <w:rFonts w:ascii="Cambria Math" w:hAnsi="Cambria Math"/>
                    <w:b/>
                    <w:bCs/>
                    <w:i/>
                  </w:rPr>
                </w:ins>
              </m:ctrlPr>
            </m:accPr>
            <m:e>
              <m:r>
                <w:ins w:id="7" w:author="Microsoft Word" w:date="2024-10-22T18:56:00Z" w16du:dateUtc="2024-10-23T01:56:00Z">
                  <m:rPr>
                    <m:sty m:val="bi"/>
                  </m:rPr>
                  <w:rPr>
                    <w:rFonts w:ascii="Cambria Math" w:hAnsi="Cambria Math"/>
                  </w:rPr>
                  <m:t>B</m:t>
                </w:ins>
              </m:r>
            </m:e>
          </m:acc>
          <m:r>
            <w:ins w:id="8" w:author="Microsoft Word" w:date="2024-10-22T18:56:00Z" w16du:dateUtc="2024-10-23T01:56:00Z">
              <m:rPr>
                <m:sty m:val="bi"/>
              </m:rPr>
              <w:rPr>
                <w:rFonts w:ascii="Cambria Math" w:hAnsi="Cambria Math"/>
              </w:rPr>
              <m:t>C+A</m:t>
            </w:ins>
          </m:r>
        </m:oMath>
      </m:oMathPara>
    </w:p>
    <w:p w14:paraId="56ECBA70" w14:textId="26ADCA61" w:rsidR="002455DC" w:rsidRDefault="002455DC" w:rsidP="002455DC">
      <w:pPr>
        <w:pStyle w:val="Heading1"/>
      </w:pPr>
      <w:r>
        <w:t xml:space="preserve">K-map for ‘f’: - </w:t>
      </w:r>
    </w:p>
    <w:tbl>
      <w:tblPr>
        <w:tblStyle w:val="TableGrid"/>
        <w:tblW w:w="3085" w:type="dxa"/>
        <w:jc w:val="center"/>
        <w:tblLook w:val="04A0" w:firstRow="1" w:lastRow="0" w:firstColumn="1" w:lastColumn="0" w:noHBand="0" w:noVBand="1"/>
      </w:tblPr>
      <w:tblGrid>
        <w:gridCol w:w="977"/>
        <w:gridCol w:w="527"/>
        <w:gridCol w:w="527"/>
        <w:gridCol w:w="527"/>
        <w:gridCol w:w="527"/>
      </w:tblGrid>
      <w:tr w:rsidR="002455DC" w14:paraId="1813088D" w14:textId="77777777">
        <w:trPr>
          <w:trHeight w:val="439"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A85387" w14:textId="77777777" w:rsidR="002455DC" w:rsidRDefault="002455DC">
            <w:pPr>
              <w:jc w:val="center"/>
            </w:pPr>
            <w:r>
              <w:t>AB/CD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99427A" w14:textId="77777777" w:rsidR="002455DC" w:rsidRDefault="002455DC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981364" w14:textId="77777777" w:rsidR="002455DC" w:rsidRDefault="002455DC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2CD1B2" w14:textId="77777777" w:rsidR="002455DC" w:rsidRDefault="002455DC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7588EE" w14:textId="77777777" w:rsidR="002455DC" w:rsidRDefault="002455DC">
            <w:pPr>
              <w:jc w:val="center"/>
            </w:pPr>
            <w:r>
              <w:t>10</w:t>
            </w:r>
          </w:p>
        </w:tc>
      </w:tr>
      <w:tr w:rsidR="002455DC" w14:paraId="473AA5FF" w14:textId="77777777">
        <w:trPr>
          <w:trHeight w:val="439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D3BC6E4" w14:textId="77777777" w:rsidR="002455DC" w:rsidRDefault="002455DC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49DF1C" w14:textId="77777777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2011D8C" w14:textId="77777777" w:rsidR="002455DC" w:rsidRDefault="002455D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FD75EAD" w14:textId="77777777" w:rsidR="002455DC" w:rsidRDefault="002455D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457CC04" w14:textId="2CAE8063" w:rsidR="002455DC" w:rsidRDefault="002455DC">
            <w:pPr>
              <w:jc w:val="center"/>
            </w:pPr>
            <w:r>
              <w:t>0</w:t>
            </w:r>
          </w:p>
        </w:tc>
      </w:tr>
      <w:tr w:rsidR="002455DC" w14:paraId="187E73C2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FEFABC" w14:textId="77777777" w:rsidR="002455DC" w:rsidRDefault="002455DC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3E5C2A1" w14:textId="7686683C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0688D82" w14:textId="1528211E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60960BC" w14:textId="77777777" w:rsidR="002455DC" w:rsidRDefault="002455DC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70D0E217" w14:textId="77777777" w:rsidR="002455DC" w:rsidRDefault="002455DC">
            <w:pPr>
              <w:jc w:val="center"/>
            </w:pPr>
            <w:r>
              <w:t>1</w:t>
            </w:r>
          </w:p>
        </w:tc>
      </w:tr>
      <w:tr w:rsidR="002455DC" w14:paraId="38D97F16" w14:textId="77777777">
        <w:trPr>
          <w:trHeight w:val="45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2BA66E" w14:textId="77777777" w:rsidR="002455DC" w:rsidRDefault="002455DC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139C9258" w14:textId="77777777" w:rsidR="002455DC" w:rsidRDefault="002455D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78A6FF46" w14:textId="77777777" w:rsidR="002455DC" w:rsidRDefault="002455D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99C214F" w14:textId="77777777" w:rsidR="002455DC" w:rsidRDefault="002455D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5B6975C" w14:textId="77777777" w:rsidR="002455DC" w:rsidRDefault="002455DC">
            <w:pPr>
              <w:jc w:val="center"/>
            </w:pPr>
            <w:r>
              <w:t>X</w:t>
            </w:r>
          </w:p>
        </w:tc>
      </w:tr>
      <w:tr w:rsidR="002455DC" w14:paraId="365A0E7D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ED4098" w14:textId="77777777" w:rsidR="002455DC" w:rsidRDefault="002455DC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4AD3B347" w14:textId="77777777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6917D24" w14:textId="58FBAF2D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67A9976" w14:textId="77777777" w:rsidR="002455DC" w:rsidRDefault="002455D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285DED01" w14:textId="77777777" w:rsidR="002455DC" w:rsidRDefault="002455DC">
            <w:pPr>
              <w:jc w:val="center"/>
            </w:pPr>
            <w:r>
              <w:t>X</w:t>
            </w:r>
          </w:p>
        </w:tc>
      </w:tr>
    </w:tbl>
    <w:p w14:paraId="660CB92A" w14:textId="7FD14508" w:rsidR="68E5DF3C" w:rsidRDefault="68E5DF3C" w:rsidP="68E5DF3C">
      <w:pPr>
        <w:jc w:val="center"/>
      </w:pPr>
    </w:p>
    <w:p w14:paraId="5E7F3533" w14:textId="7FFCB624" w:rsidR="001707C3" w:rsidRPr="007035E8" w:rsidRDefault="007035E8" w:rsidP="68E5DF3C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f=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+B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+A</m:t>
          </m:r>
        </m:oMath>
      </m:oMathPara>
    </w:p>
    <w:p w14:paraId="1A71AC84" w14:textId="0B9CB2FD" w:rsidR="002455DC" w:rsidRDefault="002455DC" w:rsidP="002455DC">
      <w:pPr>
        <w:pStyle w:val="Heading1"/>
      </w:pPr>
      <w:r>
        <w:t xml:space="preserve">K-map for ‘g’: </w:t>
      </w:r>
    </w:p>
    <w:tbl>
      <w:tblPr>
        <w:tblStyle w:val="TableGrid"/>
        <w:tblW w:w="3085" w:type="dxa"/>
        <w:jc w:val="center"/>
        <w:tblLook w:val="04A0" w:firstRow="1" w:lastRow="0" w:firstColumn="1" w:lastColumn="0" w:noHBand="0" w:noVBand="1"/>
      </w:tblPr>
      <w:tblGrid>
        <w:gridCol w:w="977"/>
        <w:gridCol w:w="527"/>
        <w:gridCol w:w="527"/>
        <w:gridCol w:w="527"/>
        <w:gridCol w:w="527"/>
      </w:tblGrid>
      <w:tr w:rsidR="002455DC" w14:paraId="0BB2BF73" w14:textId="77777777">
        <w:trPr>
          <w:trHeight w:val="439"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EE58EB9" w14:textId="77777777" w:rsidR="002455DC" w:rsidRDefault="002455DC">
            <w:pPr>
              <w:jc w:val="center"/>
            </w:pPr>
            <w:r>
              <w:t>AB/CD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A0F952" w14:textId="77777777" w:rsidR="002455DC" w:rsidRDefault="002455DC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89756A" w14:textId="77777777" w:rsidR="002455DC" w:rsidRDefault="002455DC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6A26F1" w14:textId="77777777" w:rsidR="002455DC" w:rsidRDefault="002455DC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64D7AC" w14:textId="77777777" w:rsidR="002455DC" w:rsidRDefault="002455DC">
            <w:pPr>
              <w:jc w:val="center"/>
            </w:pPr>
            <w:r>
              <w:t>10</w:t>
            </w:r>
          </w:p>
        </w:tc>
      </w:tr>
      <w:tr w:rsidR="002455DC" w14:paraId="700F0BD8" w14:textId="77777777">
        <w:trPr>
          <w:trHeight w:val="439"/>
          <w:jc w:val="center"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36749B6" w14:textId="77777777" w:rsidR="002455DC" w:rsidRDefault="002455DC">
            <w:pPr>
              <w:jc w:val="center"/>
            </w:pPr>
            <w:r>
              <w:t>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C83A808" w14:textId="364B80F8" w:rsidR="002455DC" w:rsidRDefault="002455D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1D1F760" w14:textId="6290B4A6" w:rsidR="002455DC" w:rsidRDefault="002455DC">
            <w:pPr>
              <w:jc w:val="center"/>
            </w:pPr>
            <w: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F0BE7C1" w14:textId="437B09B8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6C6B4B2" w14:textId="77777777" w:rsidR="002455DC" w:rsidRDefault="002455DC">
            <w:pPr>
              <w:jc w:val="center"/>
            </w:pPr>
            <w:r>
              <w:t>1</w:t>
            </w:r>
          </w:p>
        </w:tc>
      </w:tr>
      <w:tr w:rsidR="002455DC" w14:paraId="58B0821D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464EFD" w14:textId="77777777" w:rsidR="002455DC" w:rsidRDefault="002455DC">
            <w:pPr>
              <w:jc w:val="center"/>
            </w:pPr>
            <w:r>
              <w:t>01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0050FA95" w14:textId="108AB07E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DA9E239" w14:textId="33A18926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3958721C" w14:textId="1AF788A9" w:rsidR="002455DC" w:rsidRDefault="002455DC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</w:tcPr>
          <w:p w14:paraId="111E7664" w14:textId="77777777" w:rsidR="002455DC" w:rsidRDefault="002455DC">
            <w:pPr>
              <w:jc w:val="center"/>
            </w:pPr>
            <w:r>
              <w:t>1</w:t>
            </w:r>
          </w:p>
        </w:tc>
      </w:tr>
      <w:tr w:rsidR="002455DC" w14:paraId="1BA9296B" w14:textId="77777777">
        <w:trPr>
          <w:trHeight w:val="45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7C7DB0" w14:textId="77777777" w:rsidR="002455DC" w:rsidRDefault="002455DC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70EE72AB" w14:textId="77777777" w:rsidR="002455DC" w:rsidRDefault="002455D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06B210FF" w14:textId="77777777" w:rsidR="002455DC" w:rsidRDefault="002455D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7842B850" w14:textId="77777777" w:rsidR="002455DC" w:rsidRDefault="002455D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32A5BF50" w14:textId="77777777" w:rsidR="002455DC" w:rsidRDefault="002455DC">
            <w:pPr>
              <w:jc w:val="center"/>
            </w:pPr>
            <w:r>
              <w:t>X</w:t>
            </w:r>
          </w:p>
        </w:tc>
      </w:tr>
      <w:tr w:rsidR="002455DC" w14:paraId="41933DF9" w14:textId="77777777">
        <w:trPr>
          <w:trHeight w:val="439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A6C10B" w14:textId="77777777" w:rsidR="002455DC" w:rsidRDefault="002455DC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6F488E4C" w14:textId="77777777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4D87E881" w14:textId="57173332" w:rsidR="002455DC" w:rsidRDefault="002455DC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71EF701B" w14:textId="77777777" w:rsidR="002455DC" w:rsidRDefault="002455D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14:paraId="09ACB472" w14:textId="77777777" w:rsidR="002455DC" w:rsidRDefault="002455DC">
            <w:pPr>
              <w:jc w:val="center"/>
            </w:pPr>
            <w:r>
              <w:t>X</w:t>
            </w:r>
          </w:p>
        </w:tc>
      </w:tr>
    </w:tbl>
    <w:p w14:paraId="2CAD4966" w14:textId="77777777" w:rsidR="002455DC" w:rsidRDefault="002455DC" w:rsidP="002455DC">
      <w:pPr>
        <w:jc w:val="center"/>
      </w:pPr>
    </w:p>
    <w:p w14:paraId="444C38BC" w14:textId="28C1BB42" w:rsidR="00767910" w:rsidRPr="007035E8" w:rsidRDefault="007035E8" w:rsidP="002455DC">
      <w:pPr>
        <w:jc w:val="center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g=A+B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C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</m:acc>
        </m:oMath>
      </m:oMathPara>
    </w:p>
    <w:sectPr w:rsidR="00767910" w:rsidRPr="007035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15"/>
    <w:rsid w:val="00096828"/>
    <w:rsid w:val="000E3620"/>
    <w:rsid w:val="000F1E3A"/>
    <w:rsid w:val="00126CDB"/>
    <w:rsid w:val="00147365"/>
    <w:rsid w:val="00161F53"/>
    <w:rsid w:val="00162912"/>
    <w:rsid w:val="0016755F"/>
    <w:rsid w:val="001707C3"/>
    <w:rsid w:val="0017457E"/>
    <w:rsid w:val="001A2784"/>
    <w:rsid w:val="001E2834"/>
    <w:rsid w:val="001E3790"/>
    <w:rsid w:val="001E4831"/>
    <w:rsid w:val="002315CB"/>
    <w:rsid w:val="002455DC"/>
    <w:rsid w:val="002615D8"/>
    <w:rsid w:val="002B7D7E"/>
    <w:rsid w:val="002C2EA0"/>
    <w:rsid w:val="002E71DE"/>
    <w:rsid w:val="00322B03"/>
    <w:rsid w:val="00327855"/>
    <w:rsid w:val="00335AC8"/>
    <w:rsid w:val="00384716"/>
    <w:rsid w:val="003A159E"/>
    <w:rsid w:val="003B111A"/>
    <w:rsid w:val="003C2AAB"/>
    <w:rsid w:val="003F6643"/>
    <w:rsid w:val="0041264F"/>
    <w:rsid w:val="00421609"/>
    <w:rsid w:val="00427270"/>
    <w:rsid w:val="004351EB"/>
    <w:rsid w:val="00446CF4"/>
    <w:rsid w:val="004B46FB"/>
    <w:rsid w:val="004D2FE4"/>
    <w:rsid w:val="004E5BF7"/>
    <w:rsid w:val="004E6A30"/>
    <w:rsid w:val="005028DC"/>
    <w:rsid w:val="005113CC"/>
    <w:rsid w:val="005149DD"/>
    <w:rsid w:val="0052288C"/>
    <w:rsid w:val="00573351"/>
    <w:rsid w:val="005851B4"/>
    <w:rsid w:val="005C5B36"/>
    <w:rsid w:val="005E6C23"/>
    <w:rsid w:val="00613117"/>
    <w:rsid w:val="00630DC7"/>
    <w:rsid w:val="00672FDC"/>
    <w:rsid w:val="007035E8"/>
    <w:rsid w:val="007631B3"/>
    <w:rsid w:val="00767910"/>
    <w:rsid w:val="0081472E"/>
    <w:rsid w:val="0085042A"/>
    <w:rsid w:val="00877790"/>
    <w:rsid w:val="00905CE4"/>
    <w:rsid w:val="00934803"/>
    <w:rsid w:val="009D0853"/>
    <w:rsid w:val="009E1878"/>
    <w:rsid w:val="009F2B2D"/>
    <w:rsid w:val="009F58BB"/>
    <w:rsid w:val="00A24FDB"/>
    <w:rsid w:val="00A34AAE"/>
    <w:rsid w:val="00A80224"/>
    <w:rsid w:val="00A922EE"/>
    <w:rsid w:val="00AB09B1"/>
    <w:rsid w:val="00B51472"/>
    <w:rsid w:val="00B60498"/>
    <w:rsid w:val="00B654A4"/>
    <w:rsid w:val="00B8070D"/>
    <w:rsid w:val="00B86380"/>
    <w:rsid w:val="00B93CF7"/>
    <w:rsid w:val="00BF3A3B"/>
    <w:rsid w:val="00C118B3"/>
    <w:rsid w:val="00C22164"/>
    <w:rsid w:val="00C55637"/>
    <w:rsid w:val="00CA37CA"/>
    <w:rsid w:val="00CC5DE3"/>
    <w:rsid w:val="00CD14D7"/>
    <w:rsid w:val="00D26CB9"/>
    <w:rsid w:val="00D37894"/>
    <w:rsid w:val="00D50573"/>
    <w:rsid w:val="00D509BE"/>
    <w:rsid w:val="00D561B8"/>
    <w:rsid w:val="00D91C0C"/>
    <w:rsid w:val="00DA67A3"/>
    <w:rsid w:val="00E04707"/>
    <w:rsid w:val="00E051C5"/>
    <w:rsid w:val="00E6789B"/>
    <w:rsid w:val="00E67F95"/>
    <w:rsid w:val="00E728BD"/>
    <w:rsid w:val="00E93D15"/>
    <w:rsid w:val="00F72E0E"/>
    <w:rsid w:val="00F76F61"/>
    <w:rsid w:val="00F83476"/>
    <w:rsid w:val="046CB7F7"/>
    <w:rsid w:val="06009E11"/>
    <w:rsid w:val="065C4A3C"/>
    <w:rsid w:val="06D63DAA"/>
    <w:rsid w:val="07D77F16"/>
    <w:rsid w:val="0E291ECF"/>
    <w:rsid w:val="13EF68AF"/>
    <w:rsid w:val="16524E33"/>
    <w:rsid w:val="1937CD0A"/>
    <w:rsid w:val="1FBB4F39"/>
    <w:rsid w:val="211829EC"/>
    <w:rsid w:val="2D696C20"/>
    <w:rsid w:val="2DAEDB12"/>
    <w:rsid w:val="3129123F"/>
    <w:rsid w:val="389E9AB9"/>
    <w:rsid w:val="3D5974B6"/>
    <w:rsid w:val="3DE22872"/>
    <w:rsid w:val="543F166B"/>
    <w:rsid w:val="554D7C72"/>
    <w:rsid w:val="59B68951"/>
    <w:rsid w:val="64397B98"/>
    <w:rsid w:val="67A79B8D"/>
    <w:rsid w:val="68E5DF3C"/>
    <w:rsid w:val="6E00E73A"/>
    <w:rsid w:val="710578FE"/>
    <w:rsid w:val="791152CB"/>
    <w:rsid w:val="7921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E96E"/>
  <w15:chartTrackingRefBased/>
  <w15:docId w15:val="{23A0EDEA-498A-4547-8F06-B5676437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DC"/>
  </w:style>
  <w:style w:type="paragraph" w:styleId="Heading1">
    <w:name w:val="heading 1"/>
    <w:basedOn w:val="Normal"/>
    <w:next w:val="Normal"/>
    <w:link w:val="Heading1Char"/>
    <w:uiPriority w:val="9"/>
    <w:qFormat/>
    <w:rsid w:val="00E93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D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3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93D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3F664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A278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973</Characters>
  <Application>Microsoft Office Word</Application>
  <DocSecurity>4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Singh .</dc:creator>
  <cp:keywords/>
  <dc:description/>
  <cp:lastModifiedBy>Jashandeep Kaur .</cp:lastModifiedBy>
  <cp:revision>54</cp:revision>
  <dcterms:created xsi:type="dcterms:W3CDTF">2024-10-23T00:40:00Z</dcterms:created>
  <dcterms:modified xsi:type="dcterms:W3CDTF">2024-10-23T02:05:00Z</dcterms:modified>
</cp:coreProperties>
</file>